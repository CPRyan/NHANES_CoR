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FB5DD" w14:textId="1FB937B9" w:rsidR="001F13AD" w:rsidRPr="00FA6686" w:rsidRDefault="001F13AD" w:rsidP="00CA2B9C">
      <w:pPr>
        <w:tabs>
          <w:tab w:val="left" w:pos="-1800"/>
          <w:tab w:val="left" w:pos="11520"/>
        </w:tabs>
        <w:ind w:left="1710"/>
        <w:rPr>
          <w:sz w:val="22"/>
          <w:szCs w:val="22"/>
        </w:rPr>
      </w:pPr>
    </w:p>
    <w:p w14:paraId="4BF237AD" w14:textId="605353FB" w:rsidR="001F13AD" w:rsidRDefault="001F13AD" w:rsidP="007C046D">
      <w:pPr>
        <w:tabs>
          <w:tab w:val="left" w:pos="-1800"/>
          <w:tab w:val="left" w:pos="11520"/>
        </w:tabs>
        <w:rPr>
          <w:sz w:val="22"/>
          <w:szCs w:val="22"/>
        </w:rPr>
      </w:pPr>
    </w:p>
    <w:p w14:paraId="77C9B70C" w14:textId="77777777" w:rsidR="00DA1F5B" w:rsidRPr="00FA6686" w:rsidRDefault="00DA1F5B" w:rsidP="007C046D">
      <w:pPr>
        <w:tabs>
          <w:tab w:val="left" w:pos="-1800"/>
          <w:tab w:val="left" w:pos="11520"/>
        </w:tabs>
        <w:rPr>
          <w:sz w:val="22"/>
          <w:szCs w:val="22"/>
        </w:rPr>
      </w:pPr>
    </w:p>
    <w:p w14:paraId="5E279DD8" w14:textId="77777777" w:rsidR="00DA1F5B" w:rsidRDefault="00DA1F5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28A46C8A" w14:textId="51D7C82F" w:rsidR="00553235" w:rsidRPr="00DA1F5B" w:rsidRDefault="003E610B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June 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>2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2020</w:t>
      </w:r>
    </w:p>
    <w:p w14:paraId="502B058B" w14:textId="77777777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</w:p>
    <w:p w14:paraId="7B6F954A" w14:textId="12607B2D" w:rsidR="00F133FD" w:rsidRPr="00DA1F5B" w:rsidRDefault="003E610B" w:rsidP="00F133FD">
      <w:pPr>
        <w:ind w:left="1440" w:right="72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Dear Editor, </w:t>
      </w:r>
    </w:p>
    <w:p w14:paraId="5AC0DEA9" w14:textId="77777777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</w:p>
    <w:p w14:paraId="5135DC33" w14:textId="65423ECD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>My co-authors and I are pleased to submit our manuscript entitled “</w:t>
      </w:r>
      <w:r w:rsidR="003E610B" w:rsidRPr="00DA1F5B">
        <w:rPr>
          <w:rFonts w:ascii="Arial" w:hAnsi="Arial" w:cs="Arial"/>
          <w:color w:val="000000" w:themeColor="text1"/>
          <w:sz w:val="21"/>
          <w:szCs w:val="21"/>
        </w:rPr>
        <w:t>Parity is not associated with multiple measures of biological age: Evidence from NHANES 1999-2010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” to be considered for publication</w:t>
      </w:r>
      <w:r w:rsidR="00D03F6E" w:rsidRPr="00DA1F5B">
        <w:rPr>
          <w:rFonts w:ascii="Arial" w:hAnsi="Arial" w:cs="Arial"/>
          <w:color w:val="000000" w:themeColor="text1"/>
          <w:sz w:val="21"/>
          <w:szCs w:val="21"/>
        </w:rPr>
        <w:t xml:space="preserve"> in </w:t>
      </w:r>
      <w:r w:rsidR="003E610B" w:rsidRPr="00DA1F5B">
        <w:rPr>
          <w:rFonts w:ascii="Arial" w:hAnsi="Arial" w:cs="Arial"/>
          <w:i/>
          <w:color w:val="000000" w:themeColor="text1"/>
          <w:sz w:val="21"/>
          <w:szCs w:val="21"/>
        </w:rPr>
        <w:t>Scientific Reports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</w:p>
    <w:p w14:paraId="2BD110CC" w14:textId="77777777" w:rsidR="003E610B" w:rsidRPr="00DA1F5B" w:rsidRDefault="003E610B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2705EBE8" w14:textId="25B62818" w:rsidR="006C1BEF" w:rsidRDefault="006C1BEF" w:rsidP="00FA6686">
      <w:pPr>
        <w:tabs>
          <w:tab w:val="left" w:pos="-1800"/>
          <w:tab w:val="left" w:pos="11520"/>
        </w:tabs>
        <w:ind w:left="1440"/>
        <w:rPr>
          <w:ins w:id="0" w:author="Calen Patrick Ryan" w:date="2020-06-08T13:14:00Z"/>
          <w:rFonts w:ascii="Arial" w:hAnsi="Arial" w:cs="Arial"/>
          <w:color w:val="000000" w:themeColor="text1"/>
          <w:sz w:val="21"/>
          <w:szCs w:val="21"/>
        </w:rPr>
      </w:pPr>
      <w:ins w:id="1" w:author="Calen Patrick Ryan" w:date="2020-06-08T12:54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Individuals of the same </w:t>
        </w:r>
      </w:ins>
      <w:ins w:id="2" w:author="Calen Patrick Ryan" w:date="2020-06-08T12:55:00Z">
        <w:r>
          <w:rPr>
            <w:rFonts w:ascii="Arial" w:hAnsi="Arial" w:cs="Arial"/>
            <w:color w:val="000000" w:themeColor="text1"/>
            <w:sz w:val="21"/>
            <w:szCs w:val="21"/>
          </w:rPr>
          <w:t>chronological age differ in the</w:t>
        </w:r>
      </w:ins>
      <w:ins w:id="3" w:author="Calen Patrick Ryan" w:date="2020-06-08T12:56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ir rate of </w:t>
        </w:r>
      </w:ins>
      <w:ins w:id="4" w:author="Calen Patrick Ryan" w:date="2020-06-08T12:55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age-related </w:t>
        </w:r>
      </w:ins>
      <w:ins w:id="5" w:author="Calen Patrick Ryan" w:date="2020-06-08T13:06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physical and cognitive</w:t>
        </w:r>
      </w:ins>
      <w:ins w:id="6" w:author="Calen Patrick Ryan" w:date="2020-06-08T12:55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 decline. </w:t>
        </w:r>
      </w:ins>
      <w:ins w:id="7" w:author="Calen Patrick Ryan" w:date="2020-06-08T12:59:00Z">
        <w:r w:rsidR="00C513E4">
          <w:rPr>
            <w:rFonts w:ascii="Arial" w:hAnsi="Arial" w:cs="Arial"/>
            <w:color w:val="000000" w:themeColor="text1"/>
            <w:sz w:val="21"/>
            <w:szCs w:val="21"/>
          </w:rPr>
          <w:t>Understanding th</w:t>
        </w:r>
      </w:ins>
      <w:ins w:id="8" w:author="Calen Patrick Ryan" w:date="2020-06-08T13:05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e factors </w:t>
        </w:r>
      </w:ins>
      <w:ins w:id="9" w:author="Calen Patrick Ryan" w:date="2020-06-08T13:06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that contribute to this</w:t>
        </w:r>
      </w:ins>
      <w:ins w:id="10" w:author="Calen Patrick Ryan" w:date="2020-06-08T12:59:00Z">
        <w:r w:rsidR="00C513E4">
          <w:rPr>
            <w:rFonts w:ascii="Arial" w:hAnsi="Arial" w:cs="Arial"/>
            <w:color w:val="000000" w:themeColor="text1"/>
            <w:sz w:val="21"/>
            <w:szCs w:val="21"/>
          </w:rPr>
          <w:t xml:space="preserve"> variation – referred to as ‘biological age’ –</w:t>
        </w:r>
      </w:ins>
      <w:ins w:id="11" w:author="Calen Patrick Ryan" w:date="2020-06-08T13:06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12" w:author="Calen Patrick Ryan" w:date="2020-06-08T12:59:00Z">
        <w:r w:rsidR="00C513E4">
          <w:rPr>
            <w:rFonts w:ascii="Arial" w:hAnsi="Arial" w:cs="Arial"/>
            <w:color w:val="000000" w:themeColor="text1"/>
            <w:sz w:val="21"/>
            <w:szCs w:val="21"/>
          </w:rPr>
          <w:t>is a</w:t>
        </w:r>
      </w:ins>
      <w:ins w:id="13" w:author="Calen Patrick Ryan" w:date="2020-06-08T13:00:00Z">
        <w:r w:rsidR="00C513E4"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14" w:author="Calen Patrick Ryan" w:date="2020-06-08T13:10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m</w:t>
        </w:r>
      </w:ins>
      <w:ins w:id="15" w:author="Calen Patrick Ryan" w:date="2020-06-08T13:11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ajor</w:t>
        </w:r>
      </w:ins>
      <w:ins w:id="16" w:author="Calen Patrick Ryan" w:date="2020-06-08T13:00:00Z">
        <w:r w:rsidR="00C513E4">
          <w:rPr>
            <w:rFonts w:ascii="Arial" w:hAnsi="Arial" w:cs="Arial"/>
            <w:color w:val="000000" w:themeColor="text1"/>
            <w:sz w:val="21"/>
            <w:szCs w:val="21"/>
          </w:rPr>
          <w:t xml:space="preserve"> public health concern. </w:t>
        </w:r>
      </w:ins>
      <w:ins w:id="17" w:author="Calen Patrick Ryan" w:date="2020-06-08T13:07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In women,</w:t>
        </w:r>
      </w:ins>
      <w:ins w:id="18" w:author="Calen Patrick Ryan" w:date="2020-06-08T13:09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 number of pregnancies</w:t>
        </w:r>
      </w:ins>
      <w:ins w:id="19" w:author="Calen Patrick Ryan" w:date="2020-06-08T13:08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 and </w:t>
        </w:r>
      </w:ins>
      <w:ins w:id="20" w:author="Calen Patrick Ryan" w:date="2020-06-08T13:09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live births</w:t>
        </w:r>
      </w:ins>
      <w:ins w:id="21" w:author="Calen Patrick Ryan" w:date="2020-06-08T13:08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22" w:author="Calen Patrick Ryan" w:date="2020-06-08T13:16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>have been</w:t>
        </w:r>
      </w:ins>
      <w:ins w:id="23" w:author="Calen Patrick Ryan" w:date="2020-06-08T13:08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 linked to increased risk</w:t>
        </w:r>
      </w:ins>
      <w:ins w:id="24" w:author="Calen Patrick Ryan" w:date="2020-06-08T13:09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s of cardiovascular disease, type II diabetes, </w:t>
        </w:r>
      </w:ins>
      <w:ins w:id="25" w:author="Calen Patrick Ryan" w:date="2020-06-08T13:10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>reproductive cancers, and all-cause mortality</w:t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fldChar w:fldCharType="begin" w:fldLock="1"/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instrText>ADDIN CSL_CITATION {"citationItems":[{"id":"ITEM-1","itemData":{"DOI":"10.1038/srep19351","author":[{"dropping-particle":"","family":"Zeng","given":"Yun","non-dropping-particle":"","parse-names":false,"suffix":""},{"dropping-particle":"","family":"Ni","given":"Ze-min","non-dropping-particle":"","parse-names":false,"suffix":""},{"dropping-particle":"","family":"Liu","given":"Shu-yun","non-dropping-particle":"","parse-names":false,"suffix":""},{"dropping-particle":"","family":"Gu","given":"Xue","non-dropping-particle":"","parse-names":false,"suffix":""},{"dropping-particle":"","family":"Huang","given":"Qin","non-dropping-particle":"","parse-names":false,"suffix":""},{"dropping-particle":"","family":"Liu","given":"Jun-an","non-dropping-particle":"","parse-names":false,"suffix":""},{"dropping-particle":"","family":"Wang","given":"Qi","non-dropping-particle":"","parse-names":false,"suffix":""}],"container-title":"Scientific Reports","id":"ITEM-1","issued":{"date-parts":[["2016"]]},"page":"1-11","title":"Parity and All-cause Mortality in Women and Men: A Dose-Response Meta-Analysis of Cohort Studies","type":"article-journal","volume":"6:19351"},"uris":["http://www.mendeley.com/documents/?uuid=5553de32-3ff5-44b1-8d79-80598ae8f5f8"]}],"mendeley":{"formattedCitation":"&lt;sup&gt;2&lt;/sup&gt;","plainTextFormattedCitation":"2","previouslyFormattedCitation":"&lt;sup&gt;2&lt;/sup&gt;"},"properties":{"noteIndex":0},"schema":"https://github.com/citation-style-language/schema/raw/master/csl-citation.json"}</w:instrText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fldChar w:fldCharType="separate"/>
        </w:r>
        <w:r w:rsidR="001D2A3F" w:rsidRPr="00DA1F5B">
          <w:rPr>
            <w:rFonts w:ascii="Arial" w:hAnsi="Arial" w:cs="Arial"/>
            <w:noProof/>
            <w:color w:val="000000" w:themeColor="text1"/>
            <w:sz w:val="21"/>
            <w:szCs w:val="21"/>
            <w:vertAlign w:val="superscript"/>
          </w:rPr>
          <w:t>2</w:t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fldChar w:fldCharType="end"/>
        </w:r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. </w:t>
        </w:r>
      </w:ins>
      <w:ins w:id="26" w:author="Calen Patrick Ryan" w:date="2020-06-08T13:17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>Gravidity and parity have</w:t>
        </w:r>
      </w:ins>
      <w:ins w:id="27" w:author="Calen Patrick Ryan" w:date="2020-06-08T13:11:00Z"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 also been linked measures of cellular aging</w:t>
        </w:r>
      </w:ins>
      <w:ins w:id="28" w:author="Calen Patrick Ryan" w:date="2020-06-08T13:17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 xml:space="preserve"> such as telomere length and epigenetic age</w:t>
        </w:r>
      </w:ins>
      <w:ins w:id="29" w:author="Calen Patrick Ryan" w:date="2020-06-08T13:12:00Z"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fldChar w:fldCharType="begin" w:fldLock="1"/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instrText>ADDIN CSL_CITATION {"citationItems":[{"id":"ITEM-1","itemData":{"DOI":"10.1038/s41598-018-29486-4","ISSN":"2045-2322","author":[{"dropping-particle":"","family":"Ryan","given":"Calen P","non-dropping-particle":"","parse-names":false,"suffix":""},{"dropping-particle":"","family":"Hayes","given":"M Geoffrey","non-dropping-particle":"","parse-names":false,"suffix":""},{"dropping-particle":"","family":"Lee","given":"Nanette R","non-dropping-particle":"","parse-names":false,"suffix":""},{"dropping-particle":"","family":"Mcdade","given":"Thomas W","non-dropping-particle":"","parse-names":false,"suffix":""},{"dropping-particle":"","family":"Jones","given":"Meaghan J","non-dropping-particle":"","parse-names":false,"suffix":""},{"dropping-particle":"","family":"Kobor","given":"Michael S","non-dropping-particle":"","parse-names":false,"suffix":""},{"dropping-particle":"","family":"Kuzawa","given":"Christopher W","non-dropping-particle":"","parse-names":false,"suffix":""}],"container-title":"Scientific Reports","id":"ITEM-1","issue":"April","issued":{"date-parts":[["2018"]]},"page":"1-9","publisher":"Springer US","title":"Reproduction predicts shorter telomeres and epigenetic age acceleration among young adult women","type":"article-journal"},"uris":["http://www.mendeley.com/documents/?uuid=a17bd5d4-45d4-4bb2-806b-9fad7800516a"]}],"mendeley":{"formattedCitation":"&lt;sup&gt;3&lt;/sup&gt;","plainTextFormattedCitation":"3","previouslyFormattedCitation":"&lt;sup&gt;3&lt;/sup&gt;"},"properties":{"noteIndex":0},"schema":"https://github.com/citation-style-language/schema/raw/master/csl-citation.json"}</w:instrText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fldChar w:fldCharType="separate"/>
        </w:r>
        <w:r w:rsidR="001D2A3F" w:rsidRPr="00DA1F5B">
          <w:rPr>
            <w:rFonts w:ascii="Arial" w:hAnsi="Arial" w:cs="Arial"/>
            <w:noProof/>
            <w:color w:val="000000" w:themeColor="text1"/>
            <w:sz w:val="21"/>
            <w:szCs w:val="21"/>
            <w:vertAlign w:val="superscript"/>
          </w:rPr>
          <w:t>3</w:t>
        </w:r>
        <w:r w:rsidR="001D2A3F" w:rsidRPr="00DA1F5B">
          <w:rPr>
            <w:rFonts w:ascii="Arial" w:hAnsi="Arial" w:cs="Arial"/>
            <w:color w:val="000000" w:themeColor="text1"/>
            <w:sz w:val="21"/>
            <w:szCs w:val="21"/>
          </w:rPr>
          <w:fldChar w:fldCharType="end"/>
        </w:r>
        <w:r w:rsidR="001D2A3F">
          <w:rPr>
            <w:rFonts w:ascii="Arial" w:hAnsi="Arial" w:cs="Arial"/>
            <w:color w:val="000000" w:themeColor="text1"/>
            <w:sz w:val="21"/>
            <w:szCs w:val="21"/>
          </w:rPr>
          <w:t xml:space="preserve">. </w:t>
        </w:r>
      </w:ins>
      <w:ins w:id="30" w:author="Calen Patrick Ryan" w:date="2020-06-08T13:17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 xml:space="preserve">It is unknown, however, </w:t>
        </w:r>
        <w:commentRangeStart w:id="31"/>
        <w:r w:rsidR="00103E7A">
          <w:rPr>
            <w:rFonts w:ascii="Arial" w:hAnsi="Arial" w:cs="Arial"/>
            <w:color w:val="000000" w:themeColor="text1"/>
            <w:sz w:val="21"/>
            <w:szCs w:val="21"/>
          </w:rPr>
          <w:t>whether</w:t>
        </w:r>
      </w:ins>
      <w:ins w:id="32" w:author="Calen Patrick Ryan" w:date="2020-06-08T13:13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 xml:space="preserve"> widely used clinic-based measures of biological age </w:t>
        </w:r>
      </w:ins>
      <w:ins w:id="33" w:author="Calen Patrick Ryan" w:date="2020-06-08T13:18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 xml:space="preserve">can be used to study the impact of reproduction on biological aging in women. </w:t>
        </w:r>
        <w:commentRangeEnd w:id="31"/>
        <w:r w:rsidR="00103E7A">
          <w:rPr>
            <w:rStyle w:val="CommentReference"/>
          </w:rPr>
          <w:commentReference w:id="31"/>
        </w:r>
      </w:ins>
    </w:p>
    <w:p w14:paraId="7B1C8B71" w14:textId="77777777" w:rsidR="00103E7A" w:rsidRDefault="00103E7A" w:rsidP="00FA6686">
      <w:pPr>
        <w:tabs>
          <w:tab w:val="left" w:pos="-1800"/>
          <w:tab w:val="left" w:pos="11520"/>
        </w:tabs>
        <w:ind w:left="1440"/>
        <w:rPr>
          <w:ins w:id="34" w:author="Calen Patrick Ryan" w:date="2020-06-08T12:57:00Z"/>
          <w:rFonts w:ascii="Arial" w:hAnsi="Arial" w:cs="Arial"/>
          <w:color w:val="000000" w:themeColor="text1"/>
          <w:sz w:val="21"/>
          <w:szCs w:val="21"/>
        </w:rPr>
      </w:pPr>
    </w:p>
    <w:p w14:paraId="0D6AA82E" w14:textId="00BF0F05" w:rsidR="006A6A36" w:rsidRPr="00DA1F5B" w:rsidRDefault="003F0E3B" w:rsidP="006A6A36">
      <w:pPr>
        <w:tabs>
          <w:tab w:val="left" w:pos="-1800"/>
          <w:tab w:val="left" w:pos="11520"/>
        </w:tabs>
        <w:ind w:left="1440"/>
        <w:rPr>
          <w:ins w:id="35" w:author="Calen Patrick Ryan" w:date="2020-06-08T13:28:00Z"/>
          <w:rFonts w:ascii="Arial" w:hAnsi="Arial" w:cs="Arial"/>
          <w:color w:val="000000" w:themeColor="text1"/>
          <w:sz w:val="21"/>
          <w:szCs w:val="21"/>
        </w:rPr>
      </w:pPr>
      <w:ins w:id="36" w:author="Calen Patrick Ryan" w:date="2020-06-08T13:21:00Z">
        <w:r>
          <w:rPr>
            <w:rFonts w:ascii="Arial" w:hAnsi="Arial" w:cs="Arial"/>
            <w:color w:val="000000" w:themeColor="text1"/>
            <w:sz w:val="21"/>
            <w:szCs w:val="21"/>
          </w:rPr>
          <w:t>Using a large (</w:t>
        </w:r>
      </w:ins>
      <w:ins w:id="37" w:author="Calen Patrick Ryan" w:date="2020-06-08T13:22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n = </w:t>
        </w:r>
      </w:ins>
      <w:ins w:id="38" w:author="Calen Patrick Ryan" w:date="2020-06-08T13:21:00Z">
        <w:r w:rsidRPr="00DA1F5B">
          <w:rPr>
            <w:rFonts w:ascii="Arial" w:hAnsi="Arial" w:cs="Arial"/>
            <w:color w:val="000000" w:themeColor="text1"/>
            <w:sz w:val="21"/>
            <w:szCs w:val="21"/>
          </w:rPr>
          <w:t>2,669</w:t>
        </w:r>
      </w:ins>
      <w:ins w:id="39" w:author="Calen Patrick Ryan" w:date="2020-06-08T13:22:00Z">
        <w:r>
          <w:rPr>
            <w:rFonts w:ascii="Arial" w:hAnsi="Arial" w:cs="Arial"/>
            <w:color w:val="000000" w:themeColor="text1"/>
            <w:sz w:val="21"/>
            <w:szCs w:val="21"/>
          </w:rPr>
          <w:t>) nationally-representative sample of US women, w</w:t>
        </w:r>
      </w:ins>
      <w:ins w:id="40" w:author="Calen Patrick Ryan" w:date="2020-06-08T13:14:00Z">
        <w:r w:rsidR="00103E7A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e tested </w:t>
        </w:r>
      </w:ins>
      <w:ins w:id="41" w:author="Calen Patrick Ryan" w:date="2020-06-08T13:20:00Z">
        <w:r>
          <w:rPr>
            <w:rFonts w:ascii="Arial" w:hAnsi="Arial" w:cs="Arial"/>
            <w:color w:val="000000" w:themeColor="text1"/>
            <w:sz w:val="21"/>
            <w:szCs w:val="21"/>
          </w:rPr>
          <w:t>for associations between</w:t>
        </w:r>
      </w:ins>
      <w:ins w:id="42" w:author="Calen Patrick Ryan" w:date="2020-06-08T13:14:00Z">
        <w:r w:rsidR="00103E7A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 parity </w:t>
        </w:r>
      </w:ins>
      <w:ins w:id="43" w:author="Calen Patrick Ryan" w:date="2020-06-08T13:20:00Z">
        <w:r>
          <w:rPr>
            <w:rFonts w:ascii="Arial" w:hAnsi="Arial" w:cs="Arial"/>
            <w:color w:val="000000" w:themeColor="text1"/>
            <w:sz w:val="21"/>
            <w:szCs w:val="21"/>
          </w:rPr>
          <w:t>and</w:t>
        </w:r>
      </w:ins>
      <w:ins w:id="44" w:author="Calen Patrick Ryan" w:date="2020-06-08T13:14:00Z">
        <w:r w:rsidR="00103E7A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 three</w:t>
        </w:r>
      </w:ins>
      <w:ins w:id="45" w:author="Calen Patrick Ryan" w:date="2020-06-08T13:21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 recently-validated</w:t>
        </w:r>
      </w:ins>
      <w:ins w:id="46" w:author="Calen Patrick Ryan" w:date="2020-06-08T13:24:00Z">
        <w:r>
          <w:rPr>
            <w:rFonts w:ascii="Arial" w:hAnsi="Arial" w:cs="Arial"/>
            <w:color w:val="000000" w:themeColor="text1"/>
            <w:sz w:val="21"/>
            <w:szCs w:val="21"/>
          </w:rPr>
          <w:t>,</w:t>
        </w:r>
      </w:ins>
      <w:ins w:id="47" w:author="Calen Patrick Ryan" w:date="2020-06-08T13:14:00Z">
        <w:r w:rsidR="00103E7A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 clinic-based measures of biological age (Levine Method, homeostatic dysregulation, and </w:t>
        </w:r>
        <w:proofErr w:type="spellStart"/>
        <w:r w:rsidR="00103E7A" w:rsidRPr="00DA1F5B">
          <w:rPr>
            <w:rFonts w:ascii="Arial" w:hAnsi="Arial" w:cs="Arial"/>
            <w:color w:val="000000" w:themeColor="text1"/>
            <w:sz w:val="21"/>
            <w:szCs w:val="21"/>
          </w:rPr>
          <w:t>Klemera-Doubal</w:t>
        </w:r>
        <w:proofErr w:type="spellEnd"/>
        <w:r w:rsidR="00103E7A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 Method biological age)</w:t>
        </w:r>
        <w:r w:rsidR="00103E7A">
          <w:rPr>
            <w:rFonts w:ascii="Arial" w:hAnsi="Arial" w:cs="Arial"/>
            <w:color w:val="000000" w:themeColor="text1"/>
            <w:sz w:val="21"/>
            <w:szCs w:val="21"/>
          </w:rPr>
          <w:t xml:space="preserve">. These </w:t>
        </w:r>
      </w:ins>
      <w:ins w:id="48" w:author="Calen Patrick Ryan" w:date="2020-06-08T13:15:00Z">
        <w:r w:rsidR="00103E7A">
          <w:rPr>
            <w:rFonts w:ascii="Arial" w:hAnsi="Arial" w:cs="Arial"/>
            <w:color w:val="000000" w:themeColor="text1"/>
            <w:sz w:val="21"/>
            <w:szCs w:val="21"/>
          </w:rPr>
          <w:t>measures</w:t>
        </w:r>
      </w:ins>
      <w:ins w:id="49" w:author="Calen Patrick Ryan" w:date="2020-06-08T13:22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50" w:author="Calen Patrick Ryan" w:date="2020-06-08T13:27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>capture</w:t>
        </w:r>
      </w:ins>
      <w:ins w:id="51" w:author="Calen Patrick Ryan" w:date="2020-06-08T13:22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52" w:author="Calen Patrick Ryan" w:date="2020-06-08T13:26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biological aging and </w:t>
        </w:r>
      </w:ins>
      <w:ins w:id="53" w:author="Calen Patrick Ryan" w:date="2020-06-08T13:25:00Z">
        <w:r>
          <w:rPr>
            <w:rFonts w:ascii="Arial" w:hAnsi="Arial" w:cs="Arial"/>
            <w:color w:val="000000" w:themeColor="text1"/>
            <w:sz w:val="21"/>
            <w:szCs w:val="21"/>
          </w:rPr>
          <w:t>decline across</w:t>
        </w:r>
      </w:ins>
      <w:ins w:id="54" w:author="Calen Patrick Ryan" w:date="2020-06-08T13:23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 range of</w:t>
        </w:r>
      </w:ins>
      <w:ins w:id="55" w:author="Calen Patrick Ryan" w:date="2020-06-08T13:22:00Z">
        <w:r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56" w:author="Calen Patrick Ryan" w:date="2020-06-08T13:23:00Z">
        <w:r>
          <w:rPr>
            <w:rFonts w:ascii="Arial" w:hAnsi="Arial" w:cs="Arial"/>
            <w:color w:val="000000" w:themeColor="text1"/>
            <w:sz w:val="21"/>
            <w:szCs w:val="21"/>
          </w:rPr>
          <w:t>physiological processes</w:t>
        </w:r>
      </w:ins>
      <w:ins w:id="57" w:author="Calen Patrick Ryan" w:date="2020-06-08T13:27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 and complement pr</w:t>
        </w:r>
      </w:ins>
      <w:ins w:id="58" w:author="Calen Patrick Ryan" w:date="2020-06-08T13:28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ior work on cellular aging. </w:t>
        </w:r>
      </w:ins>
      <w:ins w:id="59" w:author="Calen Patrick Ryan" w:date="2020-06-08T13:31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Controlling for </w:t>
        </w:r>
      </w:ins>
      <w:ins w:id="60" w:author="Calen Patrick Ryan" w:date="2020-06-08T13:34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important age-related </w:t>
        </w:r>
      </w:ins>
      <w:ins w:id="61" w:author="Calen Patrick Ryan" w:date="2020-06-08T13:32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>covariates and looking at both pre- and post-menopausal women, we</w:t>
        </w:r>
      </w:ins>
      <w:ins w:id="62" w:author="Calen Patrick Ryan" w:date="2020-06-08T13:29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 did not find</w:t>
        </w:r>
      </w:ins>
      <w:ins w:id="63" w:author="Calen Patrick Ryan" w:date="2020-06-08T13:32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 any evidence for an</w:t>
        </w:r>
      </w:ins>
      <w:ins w:id="64" w:author="Calen Patrick Ryan" w:date="2020-06-08T13:29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 association between parity </w:t>
        </w:r>
      </w:ins>
      <w:ins w:id="65" w:author="Calen Patrick Ryan" w:date="2020-06-08T13:33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>for</w:t>
        </w:r>
      </w:ins>
      <w:ins w:id="66" w:author="Calen Patrick Ryan" w:date="2020-06-08T13:31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67" w:author="Calen Patrick Ryan" w:date="2020-06-08T13:34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any of the </w:t>
        </w:r>
      </w:ins>
      <w:ins w:id="68" w:author="Calen Patrick Ryan" w:date="2020-06-08T13:32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>measures of biological age.</w:t>
        </w:r>
      </w:ins>
      <w:ins w:id="69" w:author="Calen Patrick Ryan" w:date="2020-06-08T13:29:00Z">
        <w:r w:rsidR="006A6A36"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70" w:author="Calen Patrick Ryan" w:date="2020-06-08T13:28:00Z">
        <w:r w:rsidR="006A6A36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Associations between time since last birth and biological age were also not significant. Our results suggest that unlike cellular-based measures of biological age, validated clinic-based measures of biological age do not reflect either acute or chronic effects of parity. </w:t>
        </w:r>
      </w:ins>
    </w:p>
    <w:p w14:paraId="6013CCAE" w14:textId="6D6AB1DD" w:rsidR="006C1BEF" w:rsidRDefault="006C1BEF" w:rsidP="00FA6686">
      <w:pPr>
        <w:tabs>
          <w:tab w:val="left" w:pos="-1800"/>
          <w:tab w:val="left" w:pos="11520"/>
        </w:tabs>
        <w:ind w:left="1440"/>
        <w:rPr>
          <w:ins w:id="71" w:author="Calen Patrick Ryan" w:date="2020-06-08T12:57:00Z"/>
          <w:rFonts w:ascii="Arial" w:hAnsi="Arial" w:cs="Arial"/>
          <w:color w:val="000000" w:themeColor="text1"/>
          <w:sz w:val="21"/>
          <w:szCs w:val="21"/>
        </w:rPr>
      </w:pPr>
    </w:p>
    <w:p w14:paraId="435CA587" w14:textId="77777777" w:rsidR="006C1BEF" w:rsidRDefault="006C1BEF" w:rsidP="00FA6686">
      <w:pPr>
        <w:tabs>
          <w:tab w:val="left" w:pos="-1800"/>
          <w:tab w:val="left" w:pos="11520"/>
        </w:tabs>
        <w:ind w:left="1440"/>
        <w:rPr>
          <w:ins w:id="72" w:author="Calen Patrick Ryan" w:date="2020-06-08T12:54:00Z"/>
          <w:rFonts w:ascii="Arial" w:hAnsi="Arial" w:cs="Arial"/>
          <w:color w:val="000000" w:themeColor="text1"/>
          <w:sz w:val="21"/>
          <w:szCs w:val="21"/>
        </w:rPr>
      </w:pPr>
    </w:p>
    <w:p w14:paraId="2ABAD94E" w14:textId="0A002A1F" w:rsidR="002C6A1D" w:rsidRPr="00DA1F5B" w:rsidRDefault="003E610B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commentRangeStart w:id="73"/>
      <w:r w:rsidRPr="00DA1F5B">
        <w:rPr>
          <w:rFonts w:ascii="Arial" w:hAnsi="Arial" w:cs="Arial"/>
          <w:color w:val="000000" w:themeColor="text1"/>
          <w:sz w:val="21"/>
          <w:szCs w:val="21"/>
        </w:rPr>
        <w:t>Understanding</w:t>
      </w:r>
      <w:commentRangeEnd w:id="73"/>
      <w:r w:rsidR="006C1BEF">
        <w:rPr>
          <w:rStyle w:val="CommentReference"/>
        </w:rPr>
        <w:commentReference w:id="73"/>
      </w:r>
      <w:ins w:id="74" w:author="Calen Patrick Ryan" w:date="2020-06-08T12:52:00Z">
        <w:r w:rsidR="006C1BEF">
          <w:rPr>
            <w:rFonts w:ascii="Arial" w:hAnsi="Arial" w:cs="Arial"/>
            <w:color w:val="000000" w:themeColor="text1"/>
            <w:sz w:val="21"/>
            <w:szCs w:val="21"/>
          </w:rPr>
          <w:t xml:space="preserve"> the</w:t>
        </w:r>
      </w:ins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 factors </w:t>
      </w:r>
      <w:ins w:id="75" w:author="Calen Patrick Ryan" w:date="2020-06-08T12:52:00Z">
        <w:r w:rsidR="006C1BEF">
          <w:rPr>
            <w:rFonts w:ascii="Arial" w:hAnsi="Arial" w:cs="Arial"/>
            <w:color w:val="000000" w:themeColor="text1"/>
            <w:sz w:val="21"/>
            <w:szCs w:val="21"/>
          </w:rPr>
          <w:t xml:space="preserve">that </w:t>
        </w:r>
      </w:ins>
      <w:r w:rsidRPr="00DA1F5B">
        <w:rPr>
          <w:rFonts w:ascii="Arial" w:hAnsi="Arial" w:cs="Arial"/>
          <w:color w:val="000000" w:themeColor="text1"/>
          <w:sz w:val="21"/>
          <w:szCs w:val="21"/>
        </w:rPr>
        <w:t>driv</w:t>
      </w:r>
      <w:ins w:id="76" w:author="Calen Patrick Ryan" w:date="2020-06-08T12:52:00Z">
        <w:r w:rsidR="006C1BEF">
          <w:rPr>
            <w:rFonts w:ascii="Arial" w:hAnsi="Arial" w:cs="Arial"/>
            <w:color w:val="000000" w:themeColor="text1"/>
            <w:sz w:val="21"/>
            <w:szCs w:val="21"/>
          </w:rPr>
          <w:t>e</w:t>
        </w:r>
      </w:ins>
      <w:del w:id="77" w:author="Calen Patrick Ryan" w:date="2020-06-08T12:52:00Z">
        <w:r w:rsidRPr="00DA1F5B" w:rsidDel="006C1BEF">
          <w:rPr>
            <w:rFonts w:ascii="Arial" w:hAnsi="Arial" w:cs="Arial"/>
            <w:color w:val="000000" w:themeColor="text1"/>
            <w:sz w:val="21"/>
            <w:szCs w:val="21"/>
          </w:rPr>
          <w:delText>ing</w:delText>
        </w:r>
      </w:del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del w:id="78" w:author="Calen Patrick Ryan" w:date="2020-06-08T12:50:00Z">
        <w:r w:rsidRPr="00DA1F5B" w:rsidDel="006C1BEF">
          <w:rPr>
            <w:rFonts w:ascii="Arial" w:hAnsi="Arial" w:cs="Arial"/>
            <w:color w:val="000000" w:themeColor="text1"/>
            <w:sz w:val="21"/>
            <w:szCs w:val="21"/>
          </w:rPr>
          <w:delText>inter-</w:delText>
        </w:r>
      </w:del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variation in the </w:t>
      </w:r>
      <w:del w:id="79" w:author="Calen Patrick Ryan" w:date="2020-06-08T12:52:00Z">
        <w:r w:rsidRPr="00DA1F5B" w:rsidDel="006C1BEF">
          <w:rPr>
            <w:rFonts w:ascii="Arial" w:hAnsi="Arial" w:cs="Arial"/>
            <w:color w:val="000000" w:themeColor="text1"/>
            <w:sz w:val="21"/>
            <w:szCs w:val="21"/>
          </w:rPr>
          <w:delText xml:space="preserve">biological </w:delText>
        </w:r>
      </w:del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rate of </w:t>
      </w:r>
      <w:ins w:id="80" w:author="Calen Patrick Ryan" w:date="2020-06-08T12:52:00Z">
        <w:r w:rsidR="006C1BEF" w:rsidRPr="00DA1F5B">
          <w:rPr>
            <w:rFonts w:ascii="Arial" w:hAnsi="Arial" w:cs="Arial"/>
            <w:color w:val="000000" w:themeColor="text1"/>
            <w:sz w:val="21"/>
            <w:szCs w:val="21"/>
          </w:rPr>
          <w:t xml:space="preserve">biological </w:t>
        </w:r>
      </w:ins>
      <w:r w:rsidRPr="00DA1F5B">
        <w:rPr>
          <w:rFonts w:ascii="Arial" w:hAnsi="Arial" w:cs="Arial"/>
          <w:color w:val="000000" w:themeColor="text1"/>
          <w:sz w:val="21"/>
          <w:szCs w:val="21"/>
        </w:rPr>
        <w:t>deterioration or repair, known as ‘biological age,’ is of significant public health concern. In women, reproduction entails significant investment and changes across a range of physiological systems. These costs, referred to as ‘costs of reproduction’, may manifest as relationships between parity and cardiovascular disease mortality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rep13411","author":[{"dropping-particle":"","family":"Lv","given":"Haichen","non-dropping-particle":"","parse-names":false,"suffix":""},{"dropping-particle":"","family":"Wu","given":"Hongyi","non-dropping-particle":"","parse-names":false,"suffix":""},{"dropping-particle":"","family":"Yin","given":"Jiasheng","non-dropping-particle":"","parse-names":false,"suffix":""},{"dropping-particle":"","family":"Qian","given":"Juying","non-dropping-particle":"","parse-names":false,"suffix":""},{"dropping-particle":"","family":"Ge","given":"Junbo","non-dropping-particle":"","parse-names":false,"suffix":""}],"container-title":"Scientific Reports","id":"ITEM-1","issued":{"date-parts":[["2015"]]},"page":"1-9","publisher":"Nature Publishing Group","title":"Parity and Cardiovascular Disease Mortality: a Dose-Response Meta- Analysis of Cohort Studies","type":"article-journal","volume":"5:13411"},"uris":["http://www.mendeley.com/documents/?uuid=3226ec2d-3182-49ea-ba63-edc5b3d7333b"]}],"mendeley":{"formattedCitation":"&lt;sup&gt;1&lt;/sup&gt;","plainTextFormattedCitation":"1","previouslyFormattedCitation":"&lt;sup&gt;1&lt;/sup&gt;"},"properties":{"noteIndex":0},"schema":"https://github.com/citation-style-language/schema/raw/master/csl-citation.json"}</w:instrTex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1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all-cause mortality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rep19351","author":[{"dropping-particle":"","family":"Zeng","given":"Yun","non-dropping-particle":"","parse-names":false,"suffix":""},{"dropping-particle":"","family":"Ni","given":"Ze-min","non-dropping-particle":"","parse-names":false,"suffix":""},{"dropping-particle":"","family":"Liu","given":"Shu-yun","non-dropping-particle":"","parse-names":false,"suffix":""},{"dropping-particle":"","family":"Gu","given":"Xue","non-dropping-particle":"","parse-names":false,"suffix":""},{"dropping-particle":"","family":"Huang","given":"Qin","non-dropping-particle":"","parse-names":false,"suffix":""},{"dropping-particle":"","family":"Liu","given":"Jun-an","non-dropping-particle":"","parse-names":false,"suffix":""},{"dropping-particle":"","family":"Wang","given":"Qi","non-dropping-particle":"","parse-names":false,"suffix":""}],"container-title":"Scientific Reports","id":"ITEM-1","issued":{"date-parts":[["2016"]]},"page":"1-11","title":"Parity and All-cause Mortality in Women and Men: A Dose-Response Meta-Analysis of Cohort Studies","type":"article-journal","volume":"6:19351"},"uris":["http://www.mendeley.com/documents/?uuid=5553de32-3ff5-44b1-8d79-80598ae8f5f8"]}],"mendeley":{"formattedCitation":"&lt;sup&gt;2&lt;/sup&gt;","plainTextFormattedCitation":"2","previouslyFormattedCitation":"&lt;sup&gt;2&lt;/sup&gt;"},"properties":{"noteIndex":0},"schema":"https://github.com/citation-style-language/schema/raw/master/csl-citation.json"}</w:instrTex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2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and cellular markers of accelerated aging such as telomere length and DNA methylation patterns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{"citationItems":[{"id":"ITEM-1","itemData":{"DOI":"10.1038/s41598-018-29486-4","ISSN":"2045-2322","author":[{"dropping-particle":"","family":"Ryan","given":"Calen P","non-dropping-particle":"","parse-names":false,"suffix":""},{"dropping-particle":"","family":"Hayes","given":"M Geoffrey","non-dropping-particle":"","parse-names":false,"suffix":""},{"dropping-particle":"","family":"Lee","given":"Nanette R","non-dropping-particle":"","parse-names":false,"suffix":""},{"dropping-particle":"","family":"Mcdade","given":"Thomas W","non-dropping-particle":"","parse-names":false,"suffix":""},{"dropping-particle":"","family":"Jones","given":"Meaghan J","non-dropping-particle":"","parse-names":false,"suffix":""},{"dropping-particle":"","family":"Kobor","given":"Michael S","non-dropping-particle":"","parse-names":false,"suffix":""},{"dropping-particle":"","family":"Kuzawa","given":"Christopher W","non-dropping-particle":"","parse-names":false,"suffix":""}],"container-title":"Scientific Reports","id":"ITEM-1","issue":"April","issued":{"date-parts":[["2018"]]},"page":"1-9","publisher":"Springer US","title":"Reproduction predicts shorter telomeres and epigenetic age acceleration among young adult women","type":"article-journal"},"uris":["http://www.mendeley.com/documents/?uuid=a17bd5d4-45d4-4bb2-806b-9fad7800516a"]}],"mendeley":{"formattedCitation":"&lt;sup&gt;3&lt;/sup&gt;","plainTextFormattedCitation":"3","previouslyFormattedCitation":"&lt;sup&gt;3&lt;/sup&gt;"},"properties":{"noteIndex":0},"schema":"https://github.com/citation-style-language/schema/raw/master/csl-citation.json"}</w:instrTex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3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It is unknown, however, whether 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parity is associated with previously-validated, clinic-based measures of biological age that predict functional decline and </w:t>
      </w:r>
      <w:proofErr w:type="gramStart"/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disease, </w:t>
      </w:r>
      <w:commentRangeStart w:id="81"/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>but</w:t>
      </w:r>
      <w:proofErr w:type="gramEnd"/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 measure fundamentally different physiological processes than cellular-based measures of biological age. </w:t>
      </w:r>
      <w:commentRangeEnd w:id="81"/>
      <w:r w:rsidR="00103E7A">
        <w:rPr>
          <w:rStyle w:val="CommentReference"/>
        </w:rPr>
        <w:commentReference w:id="81"/>
      </w:r>
    </w:p>
    <w:p w14:paraId="7BA866EF" w14:textId="77777777" w:rsidR="002C6A1D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4C02838F" w14:textId="7C4C3120" w:rsidR="002C6A1D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commentRangeStart w:id="82"/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We tested whether parity was associated with accelerated biological aging using three </w:t>
      </w:r>
      <w:commentRangeStart w:id="83"/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previously-validated </w:t>
      </w:r>
      <w:commentRangeEnd w:id="83"/>
      <w:r w:rsidR="003F0E3B">
        <w:rPr>
          <w:rStyle w:val="CommentReference"/>
        </w:rPr>
        <w:commentReference w:id="83"/>
      </w:r>
      <w:r w:rsidRPr="00DA1F5B">
        <w:rPr>
          <w:rFonts w:ascii="Arial" w:hAnsi="Arial" w:cs="Arial"/>
          <w:color w:val="000000" w:themeColor="text1"/>
          <w:sz w:val="21"/>
          <w:szCs w:val="21"/>
        </w:rPr>
        <w:t>clinic-based measures of biological age (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Levine Method, homeostatic dysregulation, and </w:t>
      </w:r>
      <w:proofErr w:type="spellStart"/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>Klemera-Doubal</w:t>
      </w:r>
      <w:proofErr w:type="spellEnd"/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 Method biological age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)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 in a nationally-representative sample of women in the US (</w:t>
      </w:r>
      <w:r w:rsidR="002C6A1D" w:rsidRPr="00DA1F5B">
        <w:rPr>
          <w:rFonts w:ascii="Arial" w:hAnsi="Arial" w:cs="Arial"/>
          <w:i/>
          <w:iCs/>
          <w:color w:val="000000" w:themeColor="text1"/>
          <w:sz w:val="21"/>
          <w:szCs w:val="21"/>
        </w:rPr>
        <w:t>n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 = 2,669) recruited as part of the National Health and Nutrition Examinatio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n Survey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commentRangeEnd w:id="82"/>
      <w:r w:rsidR="00103E7A">
        <w:rPr>
          <w:rStyle w:val="CommentReference"/>
        </w:rPr>
        <w:commentReference w:id="82"/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When controlling for covariates related to biological age, we found no significant associations between parity and biological age across all biological age measures in both pre- and post-menopausal women. Associations between time since last birth and biological age were also not significant. 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O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ur results suggest that unlike cellular-based measures of biological age, validated clinic-based measures of biological age do not reflect either acute or chronic effects of parity. </w:t>
      </w:r>
    </w:p>
    <w:p w14:paraId="562B96C6" w14:textId="77777777" w:rsidR="002C6A1D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1781BC7C" w14:textId="084FF4CE" w:rsidR="003E610B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We believe our findings will be of general scientific interest, and of interest to those whose work focuses on reproductive epidemiology, evolutionary biology, reproductive physiology, and </w:t>
      </w:r>
      <w:proofErr w:type="spellStart"/>
      <w:r w:rsidRPr="00DA1F5B">
        <w:rPr>
          <w:rFonts w:ascii="Arial" w:hAnsi="Arial" w:cs="Arial"/>
          <w:color w:val="000000" w:themeColor="text1"/>
          <w:sz w:val="21"/>
          <w:szCs w:val="21"/>
        </w:rPr>
        <w:lastRenderedPageBreak/>
        <w:t>geroscience</w:t>
      </w:r>
      <w:proofErr w:type="spellEnd"/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We further believe readers of </w:t>
      </w:r>
      <w:r w:rsidR="00326DE1" w:rsidRPr="00DA1F5B">
        <w:rPr>
          <w:rFonts w:ascii="Arial" w:hAnsi="Arial" w:cs="Arial"/>
          <w:i/>
          <w:iCs/>
          <w:color w:val="000000" w:themeColor="text1"/>
          <w:sz w:val="21"/>
          <w:szCs w:val="21"/>
        </w:rPr>
        <w:t>Scientific Reports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 will find this</w:t>
      </w:r>
      <w:ins w:id="84" w:author="Calen Patrick Ryan" w:date="2020-06-08T13:35:00Z">
        <w:r w:rsidR="00D95285">
          <w:rPr>
            <w:rFonts w:ascii="Arial" w:hAnsi="Arial" w:cs="Arial"/>
            <w:color w:val="000000" w:themeColor="text1"/>
            <w:sz w:val="21"/>
            <w:szCs w:val="21"/>
          </w:rPr>
          <w:t xml:space="preserve"> </w:t>
        </w:r>
      </w:ins>
      <w:ins w:id="85" w:author="Calen Patrick Ryan" w:date="2020-06-08T13:36:00Z">
        <w:r w:rsidR="00D95285">
          <w:rPr>
            <w:rFonts w:ascii="Arial" w:hAnsi="Arial" w:cs="Arial"/>
            <w:color w:val="000000" w:themeColor="text1"/>
            <w:sz w:val="21"/>
            <w:szCs w:val="21"/>
          </w:rPr>
          <w:t>research</w:t>
        </w:r>
      </w:ins>
      <w:bookmarkStart w:id="86" w:name="_GoBack"/>
      <w:bookmarkEnd w:id="86"/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 of interest because of recent papers published in the journal that served as the impetus for our study. </w:t>
      </w:r>
    </w:p>
    <w:p w14:paraId="5D9A81ED" w14:textId="0B7737B8" w:rsidR="00326DE1" w:rsidRPr="00DA1F5B" w:rsidRDefault="00326DE1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77A1406B" w14:textId="01C88950" w:rsidR="00326DE1" w:rsidRPr="00DA1F5B" w:rsidRDefault="00326DE1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Thank you in advance for your consideration of our article, and we look forward to hearing from you. </w:t>
      </w:r>
    </w:p>
    <w:p w14:paraId="2C02C62E" w14:textId="1AB5B618" w:rsidR="00E1580C" w:rsidRPr="00DA1F5B" w:rsidRDefault="00E1580C" w:rsidP="00326DE1">
      <w:pPr>
        <w:tabs>
          <w:tab w:val="left" w:pos="-1800"/>
          <w:tab w:val="left" w:pos="11520"/>
        </w:tabs>
        <w:rPr>
          <w:rFonts w:ascii="Arial" w:hAnsi="Arial" w:cs="Arial"/>
          <w:sz w:val="21"/>
          <w:szCs w:val="21"/>
        </w:rPr>
      </w:pPr>
    </w:p>
    <w:p w14:paraId="48176819" w14:textId="3607B3CF" w:rsidR="00E1580C" w:rsidRPr="00DA1F5B" w:rsidRDefault="00E1580C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Sincerely,</w:t>
      </w:r>
    </w:p>
    <w:p w14:paraId="6089EB82" w14:textId="77777777" w:rsidR="00911853" w:rsidRPr="00DA1F5B" w:rsidRDefault="00911853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66450D46" w14:textId="7DB40C01" w:rsidR="00E1580C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Talia Shirazi, MA</w:t>
      </w:r>
    </w:p>
    <w:p w14:paraId="014974B0" w14:textId="77777777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Department of Anthropology</w:t>
      </w:r>
    </w:p>
    <w:p w14:paraId="4E95BA80" w14:textId="6CC5F4B3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Pennsylvania State University</w:t>
      </w:r>
    </w:p>
    <w:p w14:paraId="196BFE05" w14:textId="5924789B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421 Carpenter Building</w:t>
      </w:r>
    </w:p>
    <w:p w14:paraId="6733B4D6" w14:textId="3FAC29AE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University Park, PA 16802</w:t>
      </w:r>
    </w:p>
    <w:p w14:paraId="4AC7DA11" w14:textId="786DC696" w:rsidR="00326DE1" w:rsidRPr="00DA1F5B" w:rsidRDefault="00026C45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hyperlink r:id="rId10" w:history="1">
        <w:r w:rsidR="00326DE1" w:rsidRPr="00DA1F5B">
          <w:rPr>
            <w:rStyle w:val="Hyperlink"/>
            <w:rFonts w:ascii="Arial" w:hAnsi="Arial" w:cs="Arial"/>
            <w:sz w:val="21"/>
            <w:szCs w:val="21"/>
          </w:rPr>
          <w:t>tus37@psu.edu</w:t>
        </w:r>
      </w:hyperlink>
    </w:p>
    <w:p w14:paraId="7F2B0FD7" w14:textId="108049AA" w:rsidR="00326DE1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66E650FB" w14:textId="77777777" w:rsidR="00DA1F5B" w:rsidRDefault="00DA1F5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474D3844" w14:textId="65064F0C" w:rsidR="00326DE1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3192625A" w14:textId="52089951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sz w:val="16"/>
          <w:szCs w:val="16"/>
        </w:rPr>
        <w:fldChar w:fldCharType="begin" w:fldLock="1"/>
      </w:r>
      <w:r w:rsidRPr="00326DE1">
        <w:rPr>
          <w:rFonts w:ascii="Arial" w:hAnsi="Arial" w:cs="Arial"/>
          <w:sz w:val="16"/>
          <w:szCs w:val="16"/>
        </w:rPr>
        <w:instrText xml:space="preserve">ADDIN Mendeley Bibliography CSL_BIBLIOGRAPHY </w:instrText>
      </w:r>
      <w:r w:rsidRPr="00326DE1">
        <w:rPr>
          <w:rFonts w:ascii="Arial" w:hAnsi="Arial" w:cs="Arial"/>
          <w:sz w:val="16"/>
          <w:szCs w:val="16"/>
        </w:rPr>
        <w:fldChar w:fldCharType="separate"/>
      </w:r>
      <w:r w:rsidRPr="00326DE1">
        <w:rPr>
          <w:rFonts w:ascii="Arial" w:hAnsi="Arial" w:cs="Arial"/>
          <w:noProof/>
          <w:sz w:val="16"/>
          <w:szCs w:val="16"/>
        </w:rPr>
        <w:t>1.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Lv, H., Wu, H., Yin, J., Qian, J. &amp; Ge, J. Parity and Cardiovascular Disease Mortality: a Dose-Response Meta- Analysis of Cohort Studies.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b/>
          <w:bCs/>
          <w:noProof/>
          <w:sz w:val="16"/>
          <w:szCs w:val="16"/>
        </w:rPr>
        <w:t>5:13411</w:t>
      </w:r>
      <w:r w:rsidRPr="00326DE1">
        <w:rPr>
          <w:rFonts w:ascii="Arial" w:hAnsi="Arial" w:cs="Arial"/>
          <w:noProof/>
          <w:sz w:val="16"/>
          <w:szCs w:val="16"/>
        </w:rPr>
        <w:t>, 1–9 (2015).</w:t>
      </w:r>
    </w:p>
    <w:p w14:paraId="57D3E0E0" w14:textId="115FAD06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noProof/>
          <w:sz w:val="16"/>
          <w:szCs w:val="16"/>
        </w:rPr>
        <w:t>2.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Zeng, Y.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et al.</w:t>
      </w:r>
      <w:r w:rsidRPr="00326DE1">
        <w:rPr>
          <w:rFonts w:ascii="Arial" w:hAnsi="Arial" w:cs="Arial"/>
          <w:noProof/>
          <w:sz w:val="16"/>
          <w:szCs w:val="16"/>
        </w:rPr>
        <w:t xml:space="preserve"> Parity and All-cause Mortality in Women and Men: A Dose-Response Meta-Analysis of Cohort Studies.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b/>
          <w:bCs/>
          <w:noProof/>
          <w:sz w:val="16"/>
          <w:szCs w:val="16"/>
        </w:rPr>
        <w:t>6:19351</w:t>
      </w:r>
      <w:r w:rsidRPr="00326DE1">
        <w:rPr>
          <w:rFonts w:ascii="Arial" w:hAnsi="Arial" w:cs="Arial"/>
          <w:noProof/>
          <w:sz w:val="16"/>
          <w:szCs w:val="16"/>
        </w:rPr>
        <w:t>, 1–11 (2016).</w:t>
      </w:r>
    </w:p>
    <w:p w14:paraId="7666C478" w14:textId="50A9A5EA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noProof/>
          <w:sz w:val="16"/>
          <w:szCs w:val="16"/>
        </w:rPr>
        <w:t>3.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Ryan, C. P.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et al.</w:t>
      </w:r>
      <w:r w:rsidRPr="00326DE1">
        <w:rPr>
          <w:rFonts w:ascii="Arial" w:hAnsi="Arial" w:cs="Arial"/>
          <w:noProof/>
          <w:sz w:val="16"/>
          <w:szCs w:val="16"/>
        </w:rPr>
        <w:t xml:space="preserve"> Reproduction predicts shorter telomeres and epigenetic age acceleration among young adult women.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1–9 (2018). doi:10.1038/s41598-018-29486-4</w:t>
      </w:r>
    </w:p>
    <w:p w14:paraId="2EC2F1FC" w14:textId="06D5F8E2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b/>
          <w:bCs/>
          <w:sz w:val="21"/>
          <w:szCs w:val="21"/>
        </w:rPr>
      </w:pPr>
      <w:r w:rsidRPr="00326DE1">
        <w:rPr>
          <w:rFonts w:ascii="Arial" w:hAnsi="Arial" w:cs="Arial"/>
          <w:sz w:val="16"/>
          <w:szCs w:val="16"/>
        </w:rPr>
        <w:fldChar w:fldCharType="end"/>
      </w:r>
      <w:r w:rsidR="00DA1F5B" w:rsidRPr="00DA1F5B">
        <w:rPr>
          <w:rFonts w:ascii="Arial" w:hAnsi="Arial" w:cs="Arial"/>
          <w:b/>
          <w:bCs/>
          <w:sz w:val="21"/>
          <w:szCs w:val="21"/>
        </w:rPr>
        <w:t>Suggested Reviewers</w:t>
      </w:r>
    </w:p>
    <w:p w14:paraId="59B9A036" w14:textId="4144149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b/>
          <w:bCs/>
          <w:sz w:val="21"/>
          <w:szCs w:val="21"/>
        </w:rPr>
      </w:pPr>
    </w:p>
    <w:p w14:paraId="6BD741BE" w14:textId="704FFFD8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Grazyna </w:t>
      </w:r>
      <w:proofErr w:type="spellStart"/>
      <w:r w:rsidRPr="00DA1F5B">
        <w:rPr>
          <w:rFonts w:ascii="Arial" w:hAnsi="Arial" w:cs="Arial"/>
          <w:sz w:val="21"/>
          <w:szCs w:val="21"/>
        </w:rPr>
        <w:t>Jasienska</w:t>
      </w:r>
      <w:proofErr w:type="spellEnd"/>
    </w:p>
    <w:p w14:paraId="4816FAC7" w14:textId="15C7FB1E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Department of Environmental Health</w:t>
      </w:r>
    </w:p>
    <w:p w14:paraId="33F97CCD" w14:textId="2D8CC18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Jagiellonian University Medical College</w:t>
      </w:r>
    </w:p>
    <w:p w14:paraId="0BE8177B" w14:textId="5131CA37" w:rsidR="00DA1F5B" w:rsidRPr="00DA1F5B" w:rsidRDefault="00026C45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1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</w:rPr>
          <w:t>jasienska@post.harvard.edu</w:t>
        </w:r>
      </w:hyperlink>
    </w:p>
    <w:p w14:paraId="3C6F78BE" w14:textId="6A7684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5FC2D0DD" w14:textId="1E3D38F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Daniel Belsky</w:t>
      </w:r>
    </w:p>
    <w:p w14:paraId="2DBF2157" w14:textId="05A4533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Mailman School of Public Health</w:t>
      </w:r>
    </w:p>
    <w:p w14:paraId="0C180A1E" w14:textId="7CCD12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Columbia University</w:t>
      </w:r>
    </w:p>
    <w:p w14:paraId="62487999" w14:textId="12951464" w:rsidR="00DA1F5B" w:rsidRPr="00DA1F5B" w:rsidRDefault="00026C45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2" w:tgtFrame="_blank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db3275@cumc.columbia.edu</w:t>
        </w:r>
      </w:hyperlink>
    </w:p>
    <w:p w14:paraId="7C3BEA23" w14:textId="21922831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7F1CB3CB" w14:textId="7239C36D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Rebecca Sear</w:t>
      </w:r>
    </w:p>
    <w:p w14:paraId="2D0B235C" w14:textId="4E8BC17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Department of Population Health</w:t>
      </w:r>
    </w:p>
    <w:p w14:paraId="628A283B" w14:textId="675D1B7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London School of Hygiene &amp; Tropical Medicine</w:t>
      </w:r>
    </w:p>
    <w:p w14:paraId="79F3D210" w14:textId="7CB786D3" w:rsidR="00DA1F5B" w:rsidRPr="00DA1F5B" w:rsidRDefault="00026C45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3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</w:rPr>
          <w:t>rebecca.sear@lshtm.ac.uk</w:t>
        </w:r>
      </w:hyperlink>
    </w:p>
    <w:p w14:paraId="61B02DFD" w14:textId="638B6452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75948736" w14:textId="4D0B3615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Anna </w:t>
      </w:r>
      <w:proofErr w:type="spellStart"/>
      <w:r w:rsidRPr="00DA1F5B">
        <w:rPr>
          <w:rFonts w:ascii="Arial" w:hAnsi="Arial" w:cs="Arial"/>
          <w:sz w:val="21"/>
          <w:szCs w:val="21"/>
        </w:rPr>
        <w:t>Ziomkiewicz</w:t>
      </w:r>
      <w:proofErr w:type="spellEnd"/>
    </w:p>
    <w:p w14:paraId="41FE8DC7" w14:textId="47EBEAF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Researcher, Department of Anthropology</w:t>
      </w:r>
    </w:p>
    <w:p w14:paraId="422692AE" w14:textId="40A0E58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Polish Academy of Sciences</w:t>
      </w:r>
    </w:p>
    <w:p w14:paraId="74113750" w14:textId="42CD1CD4" w:rsidR="00DA1F5B" w:rsidRPr="00DA1F5B" w:rsidRDefault="00026C45" w:rsidP="00DA1F5B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4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anna.ziomkiewicz-wichary@hirszfeld.pl</w:t>
        </w:r>
      </w:hyperlink>
    </w:p>
    <w:p w14:paraId="05F55BC4" w14:textId="30CE201B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6EB28499" w14:textId="6A0CE29B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Daniel Parker</w:t>
      </w:r>
    </w:p>
    <w:p w14:paraId="0B5E41A2" w14:textId="352808E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Medical Instructor, Department of Medicine</w:t>
      </w:r>
    </w:p>
    <w:p w14:paraId="5BE94F77" w14:textId="079F2DFC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Duke University</w:t>
      </w:r>
    </w:p>
    <w:p w14:paraId="57CC3FE1" w14:textId="1EA41D6A" w:rsidR="00DA1F5B" w:rsidRPr="00DA1F5B" w:rsidRDefault="00026C45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5" w:tgtFrame="_blank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daniel.parker@duke.edu</w:t>
        </w:r>
      </w:hyperlink>
    </w:p>
    <w:p w14:paraId="26FA3D9F" w14:textId="7777777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sectPr w:rsidR="00DA1F5B" w:rsidRPr="00DA1F5B" w:rsidSect="00553235">
      <w:headerReference w:type="first" r:id="rId16"/>
      <w:pgSz w:w="12240" w:h="15840"/>
      <w:pgMar w:top="1354" w:right="1440" w:bottom="1440" w:left="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1" w:author="Calen Patrick Ryan" w:date="2020-06-08T13:18:00Z" w:initials="CPR">
    <w:p w14:paraId="563C9377" w14:textId="02B6464A" w:rsidR="00103E7A" w:rsidRDefault="00103E7A">
      <w:pPr>
        <w:pStyle w:val="CommentText"/>
      </w:pPr>
      <w:r>
        <w:rPr>
          <w:rStyle w:val="CommentReference"/>
        </w:rPr>
        <w:annotationRef/>
      </w:r>
      <w:r>
        <w:t xml:space="preserve">I turned this sentence around a bit – saying we don’t know if it’s associated with these measures sounds a bit boring to me. Saying “we don’t know if we can USE these measures to study the impact of reproduction” sounds </w:t>
      </w:r>
      <w:proofErr w:type="gramStart"/>
      <w:r>
        <w:t>more catchy</w:t>
      </w:r>
      <w:proofErr w:type="gramEnd"/>
      <w:r>
        <w:t xml:space="preserve">. Feel free to disagree or edit as you wish. </w:t>
      </w:r>
      <w:r>
        <w:sym w:font="Wingdings" w:char="F04A"/>
      </w:r>
    </w:p>
  </w:comment>
  <w:comment w:id="73" w:author="Calen Patrick Ryan" w:date="2020-06-08T12:54:00Z" w:initials="CPR">
    <w:p w14:paraId="6945C0D2" w14:textId="6E7D2A9D" w:rsidR="006C1BEF" w:rsidRDefault="006C1BEF">
      <w:pPr>
        <w:pStyle w:val="CommentText"/>
      </w:pPr>
      <w:r>
        <w:rPr>
          <w:rStyle w:val="CommentReference"/>
        </w:rPr>
        <w:annotationRef/>
      </w:r>
      <w:r>
        <w:t xml:space="preserve">I think this needs to sound more like a ‘setup’. </w:t>
      </w:r>
    </w:p>
  </w:comment>
  <w:comment w:id="81" w:author="Calen Patrick Ryan" w:date="2020-06-08T13:14:00Z" w:initials="CPR">
    <w:p w14:paraId="6F83B328" w14:textId="7EC8C84E" w:rsidR="00103E7A" w:rsidRDefault="00103E7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This is getting into the </w:t>
      </w:r>
      <w:proofErr w:type="gramStart"/>
      <w:r>
        <w:rPr>
          <w:rStyle w:val="CommentReference"/>
        </w:rPr>
        <w:t>measures,</w:t>
      </w:r>
      <w:proofErr w:type="gramEnd"/>
      <w:r>
        <w:rPr>
          <w:rStyle w:val="CommentReference"/>
        </w:rPr>
        <w:t xml:space="preserve"> which I think we should keep for the second paragraph. The first to me feels like the intro/setup.</w:t>
      </w:r>
    </w:p>
  </w:comment>
  <w:comment w:id="83" w:author="Calen Patrick Ryan" w:date="2020-06-08T13:21:00Z" w:initials="CPR">
    <w:p w14:paraId="6B2628B6" w14:textId="718A4F44" w:rsidR="003F0E3B" w:rsidRDefault="003F0E3B">
      <w:pPr>
        <w:pStyle w:val="CommentText"/>
      </w:pPr>
      <w:r>
        <w:rPr>
          <w:rStyle w:val="CommentReference"/>
        </w:rPr>
        <w:annotationRef/>
      </w:r>
      <w:r>
        <w:t xml:space="preserve">I’m tempted to cut “previously validated”. It seems </w:t>
      </w:r>
    </w:p>
  </w:comment>
  <w:comment w:id="82" w:author="Calen Patrick Ryan" w:date="2020-06-08T13:15:00Z" w:initials="CPR">
    <w:p w14:paraId="2105D337" w14:textId="3FA77A61" w:rsidR="00103E7A" w:rsidRDefault="00103E7A">
      <w:pPr>
        <w:pStyle w:val="CommentText"/>
      </w:pPr>
      <w:r>
        <w:rPr>
          <w:rStyle w:val="CommentReference"/>
        </w:rPr>
        <w:annotationRef/>
      </w:r>
      <w:r>
        <w:t>A bit of a mouthful. Breaking it up a bit.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3C9377" w15:done="0"/>
  <w15:commentEx w15:paraId="6945C0D2" w15:done="0"/>
  <w15:commentEx w15:paraId="6F83B328" w15:done="0"/>
  <w15:commentEx w15:paraId="6B2628B6" w15:done="0"/>
  <w15:commentEx w15:paraId="2105D33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3C9377" w16cid:durableId="2288B921"/>
  <w16cid:commentId w16cid:paraId="6945C0D2" w16cid:durableId="2288B391"/>
  <w16cid:commentId w16cid:paraId="6F83B328" w16cid:durableId="2288B822"/>
  <w16cid:commentId w16cid:paraId="6B2628B6" w16cid:durableId="2288B9CA"/>
  <w16cid:commentId w16cid:paraId="2105D337" w16cid:durableId="2288B8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0E319" w14:textId="77777777" w:rsidR="00026C45" w:rsidRDefault="00026C45" w:rsidP="001F13AD">
      <w:r>
        <w:separator/>
      </w:r>
    </w:p>
  </w:endnote>
  <w:endnote w:type="continuationSeparator" w:id="0">
    <w:p w14:paraId="459E89C8" w14:textId="77777777" w:rsidR="00026C45" w:rsidRDefault="00026C45" w:rsidP="001F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0C78A" w14:textId="77777777" w:rsidR="00026C45" w:rsidRDefault="00026C45" w:rsidP="001F13AD">
      <w:r>
        <w:separator/>
      </w:r>
    </w:p>
  </w:footnote>
  <w:footnote w:type="continuationSeparator" w:id="0">
    <w:p w14:paraId="48D98949" w14:textId="77777777" w:rsidR="00026C45" w:rsidRDefault="00026C45" w:rsidP="001F1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FFAAF" w14:textId="747F88D2" w:rsidR="00FA6686" w:rsidRDefault="00FA6686" w:rsidP="000A2426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61312" behindDoc="1" locked="0" layoutInCell="1" allowOverlap="1" wp14:anchorId="1F17380E" wp14:editId="4407C47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0248" cy="10055616"/>
          <wp:effectExtent l="0" t="0" r="2540" b="317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8347 lsHFSConfS3c287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0248" cy="10055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alen Patrick Ryan">
    <w15:presenceInfo w15:providerId="AD" w15:userId="S::cpr183@ads.northwestern.edu::9657553f-4ee3-473a-8af3-3bcdebfc2e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DA0"/>
    <w:rsid w:val="00021D86"/>
    <w:rsid w:val="00026C45"/>
    <w:rsid w:val="00026FC4"/>
    <w:rsid w:val="00075D1C"/>
    <w:rsid w:val="00083BD7"/>
    <w:rsid w:val="000A2426"/>
    <w:rsid w:val="000E4852"/>
    <w:rsid w:val="00103E7A"/>
    <w:rsid w:val="001447B7"/>
    <w:rsid w:val="0018405C"/>
    <w:rsid w:val="001D2A3F"/>
    <w:rsid w:val="001F13AD"/>
    <w:rsid w:val="00267B37"/>
    <w:rsid w:val="002716B7"/>
    <w:rsid w:val="002C3B7D"/>
    <w:rsid w:val="002C6A1D"/>
    <w:rsid w:val="002E6031"/>
    <w:rsid w:val="00326DE1"/>
    <w:rsid w:val="003523E2"/>
    <w:rsid w:val="003B5292"/>
    <w:rsid w:val="003E0E97"/>
    <w:rsid w:val="003E610B"/>
    <w:rsid w:val="003F0E3B"/>
    <w:rsid w:val="004A1C7A"/>
    <w:rsid w:val="004A7913"/>
    <w:rsid w:val="004D5FB2"/>
    <w:rsid w:val="004E134F"/>
    <w:rsid w:val="004E2B93"/>
    <w:rsid w:val="00514A43"/>
    <w:rsid w:val="00552718"/>
    <w:rsid w:val="00553235"/>
    <w:rsid w:val="006312A5"/>
    <w:rsid w:val="006930F2"/>
    <w:rsid w:val="00694443"/>
    <w:rsid w:val="006A6A36"/>
    <w:rsid w:val="006B2FBE"/>
    <w:rsid w:val="006C1BEF"/>
    <w:rsid w:val="00772ADE"/>
    <w:rsid w:val="00776DFA"/>
    <w:rsid w:val="007B285B"/>
    <w:rsid w:val="007C046D"/>
    <w:rsid w:val="007F3E15"/>
    <w:rsid w:val="00821A21"/>
    <w:rsid w:val="00835420"/>
    <w:rsid w:val="00890BC5"/>
    <w:rsid w:val="008A21DA"/>
    <w:rsid w:val="008B7254"/>
    <w:rsid w:val="009108D6"/>
    <w:rsid w:val="00911853"/>
    <w:rsid w:val="00912B97"/>
    <w:rsid w:val="00965CB4"/>
    <w:rsid w:val="009C596F"/>
    <w:rsid w:val="00A17FFB"/>
    <w:rsid w:val="00A27FFC"/>
    <w:rsid w:val="00AD5451"/>
    <w:rsid w:val="00B55B79"/>
    <w:rsid w:val="00BC019C"/>
    <w:rsid w:val="00BF1DA0"/>
    <w:rsid w:val="00C513E4"/>
    <w:rsid w:val="00C57B2D"/>
    <w:rsid w:val="00C57E95"/>
    <w:rsid w:val="00C620AE"/>
    <w:rsid w:val="00C90796"/>
    <w:rsid w:val="00CA2B9C"/>
    <w:rsid w:val="00CC6D52"/>
    <w:rsid w:val="00D03F6E"/>
    <w:rsid w:val="00D70553"/>
    <w:rsid w:val="00D77A22"/>
    <w:rsid w:val="00D86B7B"/>
    <w:rsid w:val="00D95285"/>
    <w:rsid w:val="00DA1F5B"/>
    <w:rsid w:val="00DB6945"/>
    <w:rsid w:val="00E1580C"/>
    <w:rsid w:val="00E63F8B"/>
    <w:rsid w:val="00E71ECC"/>
    <w:rsid w:val="00E83DB3"/>
    <w:rsid w:val="00EA5FCB"/>
    <w:rsid w:val="00F133FD"/>
    <w:rsid w:val="00F36289"/>
    <w:rsid w:val="00F97DAD"/>
    <w:rsid w:val="00FA6686"/>
    <w:rsid w:val="00FE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127EF7"/>
  <w14:defaultImageDpi w14:val="300"/>
  <w15:docId w15:val="{BB5A05FA-8A2C-4325-B490-49B1461D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C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C7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3AD"/>
  </w:style>
  <w:style w:type="paragraph" w:styleId="Footer">
    <w:name w:val="footer"/>
    <w:basedOn w:val="Normal"/>
    <w:link w:val="Foot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3AD"/>
  </w:style>
  <w:style w:type="character" w:styleId="Hyperlink">
    <w:name w:val="Hyperlink"/>
    <w:basedOn w:val="DefaultParagraphFont"/>
    <w:uiPriority w:val="99"/>
    <w:unhideWhenUsed/>
    <w:rsid w:val="00E158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26DE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C1B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BE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B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B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B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mailto:rebecca.sear@lshtm.ac.uk" TargetMode="Externa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yperlink" Target="mailto:db3275@cumc.columbia.ed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jasienska@post.harvard.edu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daniel.parker@duke.edu" TargetMode="External"/><Relationship Id="rId10" Type="http://schemas.openxmlformats.org/officeDocument/2006/relationships/hyperlink" Target="mailto:tus37@psu.edu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mailto://anna.ziomkiewicz-wichary@hirszfeld.p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3C626-41FA-5749-B584-CE7B28B4D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1955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prepress</dc:creator>
  <cp:keywords/>
  <dc:description/>
  <cp:lastModifiedBy>Calen Patrick Ryan</cp:lastModifiedBy>
  <cp:revision>6</cp:revision>
  <cp:lastPrinted>2013-10-11T17:45:00Z</cp:lastPrinted>
  <dcterms:created xsi:type="dcterms:W3CDTF">2020-06-01T18:21:00Z</dcterms:created>
  <dcterms:modified xsi:type="dcterms:W3CDTF">2020-06-08T18:36:00Z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http://www.zotero.org/styles/hormones-and-behavior</vt:lpwstr>
  </property>
  <property fmtid="{D5CDD505-2E9C-101B-9397-08002B2CF9AE}" pid="13" name="Mendeley Recent Style Name 5_1">
    <vt:lpwstr>Hormones and Behavior</vt:lpwstr>
  </property>
  <property fmtid="{D5CDD505-2E9C-101B-9397-08002B2CF9AE}" pid="14" name="Mendeley Recent Style Id 6_1">
    <vt:lpwstr>http://www.zotero.org/styles/human-reproduction</vt:lpwstr>
  </property>
  <property fmtid="{D5CDD505-2E9C-101B-9397-08002B2CF9AE}" pid="15" name="Mendeley Recent Style Name 6_1">
    <vt:lpwstr>Human Reproduction</vt:lpwstr>
  </property>
  <property fmtid="{D5CDD505-2E9C-101B-9397-08002B2CF9AE}" pid="16" name="Mendeley Recent Style Id 7_1">
    <vt:lpwstr>http://www.zotero.org/styles/nature</vt:lpwstr>
  </property>
  <property fmtid="{D5CDD505-2E9C-101B-9397-08002B2CF9AE}" pid="17" name="Mendeley Recent Style Name 7_1">
    <vt:lpwstr>Nature</vt:lpwstr>
  </property>
  <property fmtid="{D5CDD505-2E9C-101B-9397-08002B2CF9AE}" pid="18" name="Mendeley Recent Style Id 8_1">
    <vt:lpwstr>http://www.zotero.org/styles/scientific-reports</vt:lpwstr>
  </property>
  <property fmtid="{D5CDD505-2E9C-101B-9397-08002B2CF9AE}" pid="19" name="Mendeley Recent Style Name 8_1">
    <vt:lpwstr>Scientific Reports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eac44a52-0e77-3900-bdc1-537a2daeb6a2</vt:lpwstr>
  </property>
  <property fmtid="{D5CDD505-2E9C-101B-9397-08002B2CF9AE}" pid="24" name="Mendeley Citation Style_1">
    <vt:lpwstr>http://www.zotero.org/styles/scientific-reports</vt:lpwstr>
  </property>
</Properties>
</file>